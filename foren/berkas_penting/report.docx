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435AF" w14:textId="77777777" w:rsidR="000A1D78" w:rsidRDefault="000A1D78" w:rsidP="0042490C">
      <w:pPr>
        <w:jc w:val="center"/>
      </w:pPr>
      <w:r>
        <w:rPr>
          <w:b/>
          <w:sz w:val="40"/>
        </w:rPr>
        <w:t>Audit Infrastruktur Q3</w:t>
      </w:r>
    </w:p>
    <w:p w14:paraId="6EDC53F6" w14:textId="77777777" w:rsidR="000A1D78" w:rsidRDefault="000A1D78" w:rsidP="0042490C">
      <w:pPr>
        <w:jc w:val="center"/>
      </w:pPr>
      <w:r>
        <w:rPr>
          <w:i/>
        </w:rPr>
        <w:t>Konsultasi Harlow &amp; Dent</w:t>
      </w:r>
    </w:p>
    <w:p w14:paraId="158DF8F5" w14:textId="77777777" w:rsidR="000A1D78" w:rsidRDefault="000A1D78" w:rsidP="0042490C">
      <w:r>
        <w:t>Disiapkan oleh: Daniel Mercer</w:t>
      </w:r>
    </w:p>
    <w:p w14:paraId="02949AC3" w14:textId="77777777" w:rsidR="000A1D78" w:rsidRDefault="000A1D78" w:rsidP="0042490C">
      <w:r>
        <w:t>Periode pelaporan: Q3</w:t>
      </w:r>
    </w:p>
    <w:p w14:paraId="1A01D075" w14:textId="77777777" w:rsidR="000A1D78" w:rsidRDefault="000A1D78" w:rsidP="0042490C">
      <w:r>
        <w:t>Klasifikasi dokumen: Penggunaan Internal</w:t>
      </w:r>
    </w:p>
    <w:p w14:paraId="52A6D306" w14:textId="77777777" w:rsidR="000A1D78" w:rsidRDefault="000A1D78" w:rsidP="0042490C">
      <w:r>
        <w:rPr>
          <w:b/>
          <w:sz w:val="26"/>
        </w:rPr>
        <w:t>Ringkasan Eksekutif</w:t>
      </w:r>
    </w:p>
    <w:p w14:paraId="64FA78B3" w14:textId="77777777" w:rsidR="000A1D78" w:rsidRDefault="000A1D78" w:rsidP="0042490C">
      <w:r>
        <w:t>Laporan ini merangkum tinjauan triwulanan terhadap lingkungan infrastruktur klien. Penilaian berfokus pada kebersihan konfigurasi, ketersediaan layanan, manajemen akses, dan kontrol operasional rutin. Secara keseluruhan, lingkungan ditemukan stabil, dengan beberapa rekomendasi untuk pemeliharaan berkelanjutan.</w:t>
      </w:r>
    </w:p>
    <w:p w14:paraId="77F55DF7" w14:textId="77777777" w:rsidR="000A1D78" w:rsidRDefault="000A1D78" w:rsidP="0042490C">
      <w:r>
        <w:rPr>
          <w:b/>
          <w:sz w:val="26"/>
        </w:rPr>
        <w:t>Ikhtisar Infrastruktur</w:t>
      </w:r>
    </w:p>
    <w:p w14:paraId="1B22BF00" w14:textId="77777777" w:rsidR="000A1D78" w:rsidRDefault="000A1D78" w:rsidP="0042490C">
      <w:r>
        <w:t>Lingkungan yang ditinjau terdiri dari server aplikasi, layanan basis data internal, kontrol keamanan jaringan, logging terpusat, dan workstation administratif. Layanan inti tersedia selama jendela tinjauan dan tidak ditemukan masalah ketersediaan material.</w:t>
      </w:r>
    </w:p>
    <w:p w14:paraId="1F0616A1" w14:textId="77777777" w:rsidR="000A1D78" w:rsidRDefault="000A1D78" w:rsidP="0042490C">
      <w:r>
        <w:rPr>
          <w:b/>
          <w:sz w:val="26"/>
        </w:rPr>
        <w:t>Manajemen Akses</w:t>
      </w:r>
    </w:p>
    <w:p w14:paraId="479ED7BC" w14:textId="77777777" w:rsidR="000A1D78" w:rsidRDefault="000A1D78" w:rsidP="0042490C">
      <w:r>
        <w:t>Akses administratif dikelola melalui izin berbasis peran dan akun yang dikelola secara terpusat. Audit merekomendasikan peninjauan berkala terhadap akun yang tidak aktif dan penggunaan otentikasi multi-faktor untuk layanan administrasi yang dapat dijangkau secara eksternal.</w:t>
      </w:r>
    </w:p>
    <w:p w14:paraId="33C71872" w14:textId="77777777" w:rsidR="000A1D78" w:rsidRDefault="000A1D78" w:rsidP="0042490C">
      <w:r>
        <w:rPr>
          <w:b/>
          <w:sz w:val="26"/>
        </w:rPr>
        <w:t>Pencatatan dan Pemantauan</w:t>
      </w:r>
    </w:p>
    <w:p w14:paraId="78019C63" w14:textId="77777777" w:rsidR="000A1D78" w:rsidRDefault="000A1D78" w:rsidP="0042490C">
      <w:r>
        <w:t>Pencatatan terpusat diaktifkan untuk komponen infrastruktur utama. Pengaturan retensi harus terus ditinjau sesuai dengan persyaratan operasional, sementara aturan peringatan harus diuji secara berkala untuk memastikan bahwa peristiwa penting tidak terlewat.</w:t>
      </w:r>
    </w:p>
    <w:p w14:paraId="70D96D09" w14:textId="77777777" w:rsidR="000A1D78" w:rsidRDefault="000A1D78" w:rsidP="0042490C">
      <w:r>
        <w:rPr>
          <w:b/>
          <w:sz w:val="26"/>
        </w:rPr>
        <w:t>Kontrol Jaringan</w:t>
      </w:r>
    </w:p>
    <w:p w14:paraId="6038E1D6" w14:textId="77777777" w:rsidR="000A1D78" w:rsidRDefault="000A1D78" w:rsidP="0042490C">
      <w:r>
        <w:t>Kontrol perimeter dan segmentasi ditinjau secara tinggi. Desain yang diamati memberikan pemisahan antara layanan yang terekspos eksternal dan sumber daya internal. Kebijakan firewall harus terus ditinjau seiring perubahan aplikasi dan kebutuhan bisnis.</w:t>
      </w:r>
    </w:p>
    <w:p w14:paraId="013CBA6B" w14:textId="77777777" w:rsidR="000A1D78" w:rsidRDefault="000A1D78" w:rsidP="0042490C">
      <w:r>
        <w:rPr>
          <w:b/>
          <w:sz w:val="26"/>
        </w:rPr>
        <w:t>Rekomendasi</w:t>
      </w:r>
    </w:p>
    <w:p w14:paraId="11C84F06" w14:textId="77777777" w:rsidR="000A1D78" w:rsidRDefault="000A1D78" w:rsidP="0042490C">
      <w:r>
        <w:t>Tindakan berikut direkomendasikan untuk siklus peninjauan berikutnya: validasi akun hak istimewa, tinjau retensi log, uji prosedur pemulihan backup, dan dokumentasikan perubahan pada layanan yang dapat diakses eksternal.</w:t>
      </w:r>
    </w:p>
    <w:p w14:paraId="4C8C5CD7" w14:textId="77777777" w:rsidR="000A1D78" w:rsidRDefault="000A1D78" w:rsidP="0042490C">
      <w:r>
        <w:rPr>
          <w:b/>
        </w:rPr>
        <w:lastRenderedPageBreak/>
        <w:t xml:space="preserve">Catatan peninjau: </w:t>
      </w:r>
      <w:r>
        <w:t>Laporan siap untuk arsip mengikuti proses tinjauan standar</w:t>
      </w:r>
      <w:del w:id="0" w:author="Daniel Mercer" w:date="2024-11-14T09:41:00Z">
        <w:r>
          <w:rPr>
            <w:vanish/>
          </w:rPr>
          <w:delText>OSCAR{tr4ck3d_ch4ng3s_4r3nt_r34lly_g0n3}</w:delText>
        </w:r>
      </w:del>
    </w:p>
    <w:p w14:paraId="45037F83" w14:textId="76625CEF" w:rsidR="000A1D78" w:rsidRDefault="000A1D78">
      <w:pPr>
        <w:rPr>
          <w:rFonts w:hint="eastAsia"/>
        </w:rPr>
      </w:pPr>
    </w:p>
    <w:sectPr w:rsidR="000A1D7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7499179">
    <w:abstractNumId w:val="8"/>
  </w:num>
  <w:num w:numId="2" w16cid:durableId="923345572">
    <w:abstractNumId w:val="6"/>
  </w:num>
  <w:num w:numId="3" w16cid:durableId="952983988">
    <w:abstractNumId w:val="5"/>
  </w:num>
  <w:num w:numId="4" w16cid:durableId="1632396765">
    <w:abstractNumId w:val="4"/>
  </w:num>
  <w:num w:numId="5" w16cid:durableId="122579236">
    <w:abstractNumId w:val="7"/>
  </w:num>
  <w:num w:numId="6" w16cid:durableId="1058090886">
    <w:abstractNumId w:val="3"/>
  </w:num>
  <w:num w:numId="7" w16cid:durableId="1678384055">
    <w:abstractNumId w:val="2"/>
  </w:num>
  <w:num w:numId="8" w16cid:durableId="606043653">
    <w:abstractNumId w:val="1"/>
  </w:num>
  <w:num w:numId="9" w16cid:durableId="478035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D78"/>
    <w:rsid w:val="0015074B"/>
    <w:rsid w:val="00293B84"/>
    <w:rsid w:val="0029639D"/>
    <w:rsid w:val="00326F90"/>
    <w:rsid w:val="00AA1D8D"/>
    <w:rsid w:val="00B47730"/>
    <w:rsid w:val="00B61701"/>
    <w:rsid w:val="00CB0664"/>
    <w:rsid w:val="00F12E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750AF0"/>
  <w14:defaultImageDpi w14:val="300"/>
  <w15:docId w15:val="{43B1C037-14B1-4309-984E-25565CE89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A1D78"/>
    <w:rPr>
      <w:sz w:val="16"/>
      <w:szCs w:val="16"/>
    </w:rPr>
  </w:style>
  <w:style w:type="paragraph" w:styleId="CommentText">
    <w:name w:val="annotation text"/>
    <w:basedOn w:val="Normal"/>
    <w:link w:val="CommentTextChar"/>
    <w:uiPriority w:val="99"/>
    <w:semiHidden/>
    <w:unhideWhenUsed/>
    <w:rsid w:val="000A1D78"/>
    <w:pPr>
      <w:spacing w:line="240" w:lineRule="auto"/>
    </w:pPr>
    <w:rPr>
      <w:sz w:val="20"/>
      <w:szCs w:val="20"/>
    </w:rPr>
  </w:style>
  <w:style w:type="character" w:customStyle="1" w:styleId="CommentTextChar">
    <w:name w:val="Comment Text Char"/>
    <w:basedOn w:val="DefaultParagraphFont"/>
    <w:link w:val="CommentText"/>
    <w:uiPriority w:val="99"/>
    <w:semiHidden/>
    <w:rsid w:val="000A1D78"/>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0A1D78"/>
    <w:rPr>
      <w:b/>
      <w:bCs/>
    </w:rPr>
  </w:style>
  <w:style w:type="character" w:customStyle="1" w:styleId="CommentSubjectChar">
    <w:name w:val="Comment Subject Char"/>
    <w:basedOn w:val="CommentTextChar"/>
    <w:link w:val="CommentSubject"/>
    <w:uiPriority w:val="99"/>
    <w:semiHidden/>
    <w:rsid w:val="000A1D78"/>
    <w:rPr>
      <w:rFonts w:ascii="Aptos" w:hAnsi="Aptos"/>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290</Words>
  <Characters>1659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Q3 Infrastructure Audit — Harlow &amp; Dent Consulting</dc:title>
  <dc:subject>Quarterly infrastructure audit report</dc:subject>
  <dc:creator>Daniel Mercer</dc:creator>
  <cp:keywords>infrastructure, audit, Q3, consulting</cp:keywords>
  <dc:description>generated by python-docx</dc:description>
  <cp:lastModifiedBy>Ferdi ansyah</cp:lastModifiedBy>
  <cp:revision>3</cp:revision>
  <dcterms:created xsi:type="dcterms:W3CDTF">2013-12-23T23:15:00Z</dcterms:created>
  <dcterms:modified xsi:type="dcterms:W3CDTF">2026-08-22T13:42:00Z</dcterms:modified>
  <cp:category/>
</cp:coreProperties>
</file>